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 xmlns:r="http://schemas.openxmlformats.org/officeDocument/2006/relationships">
  <w:body>
    <w:tbl>
      <w:tr>
        <w:tc>
          <w:p>
            <w:r>
              <w:t>工作经历</w:t>
            </w:r>
          </w:p>
          <w:p>
            <w:hyperlink w:anchor="job">
              <w:r>
                <w:t>示例科技</w:t>
              </w:r>
            </w:hyperlink>
          </w:p>
          <w:p>
            <w:ins w:author="fixture" w:date="2020-01-01T00:00:00Z">
              <w:r>
                <w:t>工程师</w:t>
              </w:r>
            </w:ins>
          </w:p>
        </w:tc>
      </w:tr>
    </w:tbl>
  </w:body>
</w:document>
</file>

<file path=word/_rels/document.xml.rels><?xml version="1.0" encoding="UTF-8" standalone="yes"?>
<Relationships xmlns="http://schemas.openxmlformats.org/package/2006/relationships">
</Relationships>

</file>